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A62267" w14:textId="0DC9DB2D" w:rsidR="00252ADF" w:rsidRDefault="00B943B7" w:rsidP="00B943B7">
      <w:pPr>
        <w:jc w:val="center"/>
        <w:rPr>
          <w:ins w:id="0" w:author="Marcos Almeida" w:date="2024-11-05T15:08:00Z"/>
          <w:b/>
          <w:bCs/>
          <w:sz w:val="28"/>
          <w:szCs w:val="28"/>
        </w:rPr>
      </w:pPr>
      <w:r w:rsidRPr="00B943B7">
        <w:rPr>
          <w:b/>
          <w:bCs/>
          <w:sz w:val="28"/>
          <w:szCs w:val="28"/>
          <w:rPrChange w:id="1" w:author="Marcos Almeida" w:date="2024-11-05T15:08:00Z">
            <w:rPr>
              <w:sz w:val="28"/>
              <w:szCs w:val="28"/>
            </w:rPr>
          </w:rPrChange>
        </w:rPr>
        <w:t>ENGENHARIA DE SOFTWARE</w:t>
      </w:r>
    </w:p>
    <w:p w14:paraId="03F5E272" w14:textId="53B871F2" w:rsidR="00B943B7" w:rsidRDefault="00B943B7" w:rsidP="00B943B7">
      <w:pPr>
        <w:jc w:val="center"/>
        <w:rPr>
          <w:ins w:id="2" w:author="Marcos Almeida" w:date="2024-11-05T15:08:00Z"/>
          <w:b/>
          <w:bCs/>
          <w:sz w:val="28"/>
          <w:szCs w:val="28"/>
        </w:rPr>
      </w:pPr>
      <w:ins w:id="3" w:author="Marcos Almeida" w:date="2024-11-05T15:08:00Z">
        <w:r>
          <w:rPr>
            <w:b/>
            <w:bCs/>
            <w:sz w:val="28"/>
            <w:szCs w:val="28"/>
          </w:rPr>
          <w:t>05/11/2024</w:t>
        </w:r>
      </w:ins>
    </w:p>
    <w:p w14:paraId="65F820A3" w14:textId="7B08F13E" w:rsidR="00B943B7" w:rsidRDefault="00B943B7" w:rsidP="00B943B7">
      <w:pPr>
        <w:jc w:val="center"/>
        <w:rPr>
          <w:ins w:id="4" w:author="Marcos Almeida" w:date="2024-11-05T15:08:00Z"/>
          <w:b/>
          <w:bCs/>
          <w:sz w:val="28"/>
          <w:szCs w:val="28"/>
        </w:rPr>
      </w:pPr>
    </w:p>
    <w:p w14:paraId="211BC42C" w14:textId="680A42C6" w:rsidR="00B943B7" w:rsidRDefault="00B943B7" w:rsidP="00B943B7">
      <w:pPr>
        <w:jc w:val="center"/>
        <w:rPr>
          <w:ins w:id="5" w:author="Marcos Almeida" w:date="2024-11-05T15:09:00Z"/>
          <w:b/>
          <w:bCs/>
          <w:sz w:val="28"/>
          <w:szCs w:val="28"/>
        </w:rPr>
      </w:pPr>
      <w:ins w:id="6" w:author="Marcos Almeida" w:date="2024-11-05T15:08:00Z">
        <w:r>
          <w:rPr>
            <w:b/>
            <w:bCs/>
            <w:sz w:val="28"/>
            <w:szCs w:val="28"/>
          </w:rPr>
          <w:t xml:space="preserve">PROTOTIPAÇÃO </w:t>
        </w:r>
      </w:ins>
      <w:ins w:id="7" w:author="Marcos Almeida" w:date="2024-11-05T15:09:00Z">
        <w:r>
          <w:rPr>
            <w:b/>
            <w:bCs/>
            <w:sz w:val="28"/>
            <w:szCs w:val="28"/>
          </w:rPr>
          <w:t>PARA OBTENÇÃO DE REQUISITOS:</w:t>
        </w:r>
      </w:ins>
    </w:p>
    <w:p w14:paraId="6CB08490" w14:textId="476BD332" w:rsidR="00B943B7" w:rsidRPr="00B943B7" w:rsidRDefault="00B943B7" w:rsidP="00B943B7">
      <w:pPr>
        <w:jc w:val="both"/>
        <w:rPr>
          <w:ins w:id="8" w:author="Marcos Almeida" w:date="2024-11-05T15:09:00Z"/>
          <w:b/>
          <w:bCs/>
          <w:sz w:val="28"/>
          <w:szCs w:val="28"/>
          <w:rPrChange w:id="9" w:author="Marcos Almeida" w:date="2024-11-05T15:15:00Z">
            <w:rPr>
              <w:ins w:id="10" w:author="Marcos Almeida" w:date="2024-11-05T15:09:00Z"/>
              <w:b/>
              <w:bCs/>
              <w:sz w:val="28"/>
              <w:szCs w:val="28"/>
            </w:rPr>
          </w:rPrChange>
        </w:rPr>
        <w:pPrChange w:id="11" w:author="Marcos Almeida" w:date="2024-11-05T15:15:00Z">
          <w:pPr>
            <w:jc w:val="center"/>
          </w:pPr>
        </w:pPrChange>
      </w:pPr>
      <w:ins w:id="12" w:author="Marcos Almeida" w:date="2024-11-05T15:15:00Z">
        <w:r>
          <w:rPr>
            <w:b/>
            <w:bCs/>
            <w:sz w:val="28"/>
            <w:szCs w:val="28"/>
          </w:rPr>
          <w:t>MODELO DE PROTOTIPAÇÃO:</w:t>
        </w:r>
      </w:ins>
    </w:p>
    <w:p w14:paraId="3952C8B4" w14:textId="2D3FABEE" w:rsidR="00B943B7" w:rsidRDefault="00B943B7" w:rsidP="00B943B7">
      <w:pPr>
        <w:jc w:val="both"/>
        <w:rPr>
          <w:ins w:id="13" w:author="Marcos Almeida" w:date="2024-11-05T15:11:00Z"/>
          <w:sz w:val="28"/>
          <w:szCs w:val="28"/>
        </w:rPr>
      </w:pPr>
      <w:ins w:id="14" w:author="Marcos Almeida" w:date="2024-11-05T15:12:00Z">
        <w:r>
          <w:rPr>
            <w:sz w:val="28"/>
            <w:szCs w:val="28"/>
          </w:rPr>
          <w:t xml:space="preserve">- </w:t>
        </w:r>
      </w:ins>
      <w:ins w:id="15" w:author="Marcos Almeida" w:date="2024-11-05T15:09:00Z">
        <w:r>
          <w:rPr>
            <w:sz w:val="28"/>
            <w:szCs w:val="28"/>
          </w:rPr>
          <w:t xml:space="preserve">O objetivo </w:t>
        </w:r>
      </w:ins>
      <w:ins w:id="16" w:author="Marcos Almeida" w:date="2024-11-05T15:10:00Z">
        <w:r>
          <w:rPr>
            <w:sz w:val="28"/>
            <w:szCs w:val="28"/>
          </w:rPr>
          <w:t>é entender os requisitos do usuário e, assim, obter uma melhor definição dos requisitos do sistema</w:t>
        </w:r>
      </w:ins>
      <w:ins w:id="17" w:author="Marcos Almeida" w:date="2024-11-05T15:12:00Z">
        <w:r>
          <w:rPr>
            <w:sz w:val="28"/>
            <w:szCs w:val="28"/>
          </w:rPr>
          <w:t>;</w:t>
        </w:r>
      </w:ins>
    </w:p>
    <w:p w14:paraId="0E4F944A" w14:textId="4895E04C" w:rsidR="00B943B7" w:rsidRDefault="00B943B7" w:rsidP="00B943B7">
      <w:pPr>
        <w:jc w:val="both"/>
        <w:rPr>
          <w:ins w:id="18" w:author="Marcos Almeida" w:date="2024-11-05T15:12:00Z"/>
          <w:sz w:val="28"/>
          <w:szCs w:val="28"/>
        </w:rPr>
      </w:pPr>
      <w:ins w:id="19" w:author="Marcos Almeida" w:date="2024-11-05T15:12:00Z">
        <w:r>
          <w:rPr>
            <w:sz w:val="28"/>
            <w:szCs w:val="28"/>
          </w:rPr>
          <w:t xml:space="preserve">- </w:t>
        </w:r>
      </w:ins>
      <w:ins w:id="20" w:author="Marcos Almeida" w:date="2024-11-05T15:11:00Z">
        <w:r>
          <w:rPr>
            <w:sz w:val="28"/>
            <w:szCs w:val="28"/>
          </w:rPr>
          <w:t xml:space="preserve">Possibilita que o </w:t>
        </w:r>
        <w:proofErr w:type="spellStart"/>
        <w:r>
          <w:rPr>
            <w:sz w:val="28"/>
            <w:szCs w:val="28"/>
          </w:rPr>
          <w:t>dev</w:t>
        </w:r>
        <w:proofErr w:type="spellEnd"/>
        <w:r>
          <w:rPr>
            <w:sz w:val="28"/>
            <w:szCs w:val="28"/>
          </w:rPr>
          <w:t xml:space="preserve"> crie um</w:t>
        </w:r>
      </w:ins>
      <w:ins w:id="21" w:author="Marcos Almeida" w:date="2024-11-05T15:12:00Z">
        <w:r>
          <w:rPr>
            <w:sz w:val="28"/>
            <w:szCs w:val="28"/>
          </w:rPr>
          <w:t xml:space="preserve"> modelo do software que será construído;</w:t>
        </w:r>
      </w:ins>
    </w:p>
    <w:p w14:paraId="2F3C7672" w14:textId="4F82DC66" w:rsidR="00B943B7" w:rsidRDefault="00B943B7" w:rsidP="00B943B7">
      <w:pPr>
        <w:jc w:val="both"/>
        <w:rPr>
          <w:ins w:id="22" w:author="Marcos Almeida" w:date="2024-11-05T15:10:00Z"/>
          <w:sz w:val="28"/>
          <w:szCs w:val="28"/>
        </w:rPr>
      </w:pPr>
      <w:ins w:id="23" w:author="Marcos Almeida" w:date="2024-11-05T15:12:00Z">
        <w:r>
          <w:rPr>
            <w:sz w:val="28"/>
            <w:szCs w:val="28"/>
          </w:rPr>
          <w:t>- É apropriado para quando o cliente ainda não desenvolveu totalmente seus requisitos.</w:t>
        </w:r>
      </w:ins>
    </w:p>
    <w:p w14:paraId="07828480" w14:textId="2B80267A" w:rsidR="00B943B7" w:rsidRDefault="00B943B7" w:rsidP="00B943B7">
      <w:pPr>
        <w:jc w:val="both"/>
        <w:rPr>
          <w:ins w:id="24" w:author="Marcos Almeida" w:date="2024-11-05T15:12:00Z"/>
          <w:b/>
          <w:bCs/>
          <w:sz w:val="28"/>
          <w:szCs w:val="28"/>
        </w:rPr>
      </w:pPr>
      <w:ins w:id="25" w:author="Marcos Almeida" w:date="2024-11-05T15:12:00Z">
        <w:r>
          <w:rPr>
            <w:b/>
            <w:bCs/>
            <w:sz w:val="28"/>
            <w:szCs w:val="28"/>
          </w:rPr>
          <w:t>Paradigma de prototipação:</w:t>
        </w:r>
      </w:ins>
    </w:p>
    <w:p w14:paraId="6E50E524" w14:textId="0F8A2416" w:rsidR="00B943B7" w:rsidRPr="00B943B7" w:rsidRDefault="00B943B7" w:rsidP="00B943B7">
      <w:pPr>
        <w:pStyle w:val="PargrafodaLista"/>
        <w:numPr>
          <w:ilvl w:val="0"/>
          <w:numId w:val="1"/>
        </w:numPr>
        <w:jc w:val="both"/>
        <w:rPr>
          <w:ins w:id="26" w:author="Marcos Almeida" w:date="2024-11-05T15:14:00Z"/>
          <w:b/>
          <w:bCs/>
          <w:sz w:val="28"/>
          <w:szCs w:val="28"/>
          <w:rPrChange w:id="27" w:author="Marcos Almeida" w:date="2024-11-05T15:14:00Z">
            <w:rPr>
              <w:ins w:id="28" w:author="Marcos Almeida" w:date="2024-11-05T15:14:00Z"/>
              <w:sz w:val="28"/>
              <w:szCs w:val="28"/>
            </w:rPr>
          </w:rPrChange>
        </w:rPr>
      </w:pPr>
      <w:ins w:id="29" w:author="Marcos Almeida" w:date="2024-11-05T15:13:00Z">
        <w:r>
          <w:rPr>
            <w:b/>
            <w:bCs/>
            <w:sz w:val="28"/>
            <w:szCs w:val="28"/>
          </w:rPr>
          <w:t xml:space="preserve">Obtenção dos requisitos: </w:t>
        </w:r>
        <w:proofErr w:type="spellStart"/>
        <w:r>
          <w:rPr>
            <w:sz w:val="28"/>
            <w:szCs w:val="28"/>
          </w:rPr>
          <w:t>Dev</w:t>
        </w:r>
        <w:proofErr w:type="spellEnd"/>
        <w:r>
          <w:rPr>
            <w:sz w:val="28"/>
            <w:szCs w:val="28"/>
          </w:rPr>
          <w:t xml:space="preserve"> e cliente definem os objetivos gerais do software, identificam o que já está claro e o que deve ser </w:t>
        </w:r>
      </w:ins>
      <w:ins w:id="30" w:author="Marcos Almeida" w:date="2024-11-05T15:14:00Z">
        <w:r>
          <w:rPr>
            <w:sz w:val="28"/>
            <w:szCs w:val="28"/>
          </w:rPr>
          <w:t>trabalhado</w:t>
        </w:r>
      </w:ins>
      <w:ins w:id="31" w:author="Marcos Almeida" w:date="2024-11-05T15:15:00Z">
        <w:r>
          <w:rPr>
            <w:sz w:val="28"/>
            <w:szCs w:val="28"/>
          </w:rPr>
          <w:t>;</w:t>
        </w:r>
      </w:ins>
    </w:p>
    <w:p w14:paraId="6E9AC7F5" w14:textId="26C8BE1E" w:rsidR="00B943B7" w:rsidRPr="00B943B7" w:rsidRDefault="00B943B7" w:rsidP="00B943B7">
      <w:pPr>
        <w:pStyle w:val="PargrafodaLista"/>
        <w:numPr>
          <w:ilvl w:val="0"/>
          <w:numId w:val="1"/>
        </w:numPr>
        <w:jc w:val="both"/>
        <w:rPr>
          <w:ins w:id="32" w:author="Marcos Almeida" w:date="2024-11-05T15:14:00Z"/>
          <w:b/>
          <w:bCs/>
          <w:sz w:val="28"/>
          <w:szCs w:val="28"/>
          <w:rPrChange w:id="33" w:author="Marcos Almeida" w:date="2024-11-05T15:14:00Z">
            <w:rPr>
              <w:ins w:id="34" w:author="Marcos Almeida" w:date="2024-11-05T15:14:00Z"/>
              <w:sz w:val="28"/>
              <w:szCs w:val="28"/>
            </w:rPr>
          </w:rPrChange>
        </w:rPr>
      </w:pPr>
      <w:ins w:id="35" w:author="Marcos Almeida" w:date="2024-11-05T15:14:00Z">
        <w:r>
          <w:rPr>
            <w:b/>
            <w:bCs/>
            <w:sz w:val="28"/>
            <w:szCs w:val="28"/>
          </w:rPr>
          <w:t>Projeto rápido:</w:t>
        </w:r>
        <w:r>
          <w:rPr>
            <w:sz w:val="28"/>
            <w:szCs w:val="28"/>
          </w:rPr>
          <w:t xml:space="preserve"> Representação dos aspectos do software que são visíveis ao usuário (diagrama </w:t>
        </w:r>
        <w:proofErr w:type="spellStart"/>
        <w:r>
          <w:rPr>
            <w:sz w:val="28"/>
            <w:szCs w:val="28"/>
          </w:rPr>
          <w:t>user</w:t>
        </w:r>
        <w:proofErr w:type="spellEnd"/>
        <w:r>
          <w:rPr>
            <w:sz w:val="28"/>
            <w:szCs w:val="28"/>
          </w:rPr>
          <w:t xml:space="preserve"> case);</w:t>
        </w:r>
      </w:ins>
    </w:p>
    <w:p w14:paraId="11D0FC76" w14:textId="77777777" w:rsidR="00B943B7" w:rsidRPr="00B943B7" w:rsidRDefault="00B943B7" w:rsidP="00B943B7">
      <w:pPr>
        <w:pStyle w:val="PargrafodaLista"/>
        <w:numPr>
          <w:ilvl w:val="0"/>
          <w:numId w:val="1"/>
        </w:numPr>
        <w:jc w:val="both"/>
        <w:rPr>
          <w:ins w:id="36" w:author="Marcos Almeida" w:date="2024-11-05T15:15:00Z"/>
          <w:b/>
          <w:bCs/>
          <w:sz w:val="28"/>
          <w:szCs w:val="28"/>
          <w:rPrChange w:id="37" w:author="Marcos Almeida" w:date="2024-11-05T15:15:00Z">
            <w:rPr>
              <w:ins w:id="38" w:author="Marcos Almeida" w:date="2024-11-05T15:15:00Z"/>
              <w:sz w:val="28"/>
              <w:szCs w:val="28"/>
            </w:rPr>
          </w:rPrChange>
        </w:rPr>
      </w:pPr>
      <w:ins w:id="39" w:author="Marcos Almeida" w:date="2024-11-05T15:14:00Z">
        <w:r>
          <w:rPr>
            <w:b/>
            <w:bCs/>
            <w:sz w:val="28"/>
            <w:szCs w:val="28"/>
          </w:rPr>
          <w:t>Construção do protótipo:</w:t>
        </w:r>
        <w:r>
          <w:rPr>
            <w:sz w:val="28"/>
            <w:szCs w:val="28"/>
          </w:rPr>
          <w:t xml:space="preserve"> Impl</w:t>
        </w:r>
      </w:ins>
      <w:ins w:id="40" w:author="Marcos Almeida" w:date="2024-11-05T15:15:00Z">
        <w:r>
          <w:rPr>
            <w:sz w:val="28"/>
            <w:szCs w:val="28"/>
          </w:rPr>
          <w:t>ementação rápida do protótipo (não costuma ser muito detalhado</w:t>
        </w:r>
      </w:ins>
    </w:p>
    <w:p w14:paraId="7E325644" w14:textId="27778FF3" w:rsidR="00B943B7" w:rsidRPr="00B943B7" w:rsidRDefault="00B943B7" w:rsidP="00B943B7">
      <w:pPr>
        <w:pStyle w:val="PargrafodaLista"/>
        <w:numPr>
          <w:ilvl w:val="0"/>
          <w:numId w:val="1"/>
        </w:numPr>
        <w:jc w:val="both"/>
        <w:rPr>
          <w:ins w:id="41" w:author="Marcos Almeida" w:date="2024-11-05T15:15:00Z"/>
          <w:b/>
          <w:bCs/>
          <w:sz w:val="28"/>
          <w:szCs w:val="28"/>
          <w:rPrChange w:id="42" w:author="Marcos Almeida" w:date="2024-11-05T15:15:00Z">
            <w:rPr>
              <w:ins w:id="43" w:author="Marcos Almeida" w:date="2024-11-05T15:15:00Z"/>
              <w:sz w:val="28"/>
              <w:szCs w:val="28"/>
            </w:rPr>
          </w:rPrChange>
        </w:rPr>
      </w:pPr>
      <w:ins w:id="44" w:author="Marcos Almeida" w:date="2024-11-05T15:15:00Z">
        <w:r>
          <w:rPr>
            <w:b/>
            <w:bCs/>
            <w:sz w:val="28"/>
            <w:szCs w:val="28"/>
          </w:rPr>
          <w:t>Avaliação do protótipo</w:t>
        </w:r>
      </w:ins>
      <w:ins w:id="45" w:author="Marcos Almeida" w:date="2024-11-05T15:16:00Z">
        <w:r>
          <w:rPr>
            <w:b/>
            <w:bCs/>
            <w:sz w:val="28"/>
            <w:szCs w:val="28"/>
          </w:rPr>
          <w:t>;</w:t>
        </w:r>
      </w:ins>
    </w:p>
    <w:p w14:paraId="11F63574" w14:textId="30DA24E9" w:rsidR="00B943B7" w:rsidRDefault="00B943B7" w:rsidP="00B943B7">
      <w:pPr>
        <w:pStyle w:val="PargrafodaLista"/>
        <w:numPr>
          <w:ilvl w:val="0"/>
          <w:numId w:val="1"/>
        </w:numPr>
        <w:jc w:val="both"/>
        <w:rPr>
          <w:ins w:id="46" w:author="Marcos Almeida" w:date="2024-11-05T15:16:00Z"/>
          <w:b/>
          <w:bCs/>
          <w:sz w:val="28"/>
          <w:szCs w:val="28"/>
        </w:rPr>
      </w:pPr>
      <w:ins w:id="47" w:author="Marcos Almeida" w:date="2024-11-05T15:15:00Z">
        <w:r>
          <w:rPr>
            <w:b/>
            <w:bCs/>
            <w:sz w:val="28"/>
            <w:szCs w:val="28"/>
          </w:rPr>
          <w:t>Refinamento do prot</w:t>
        </w:r>
      </w:ins>
      <w:ins w:id="48" w:author="Marcos Almeida" w:date="2024-11-05T15:16:00Z">
        <w:r>
          <w:rPr>
            <w:b/>
            <w:bCs/>
            <w:sz w:val="28"/>
            <w:szCs w:val="28"/>
          </w:rPr>
          <w:t>ótipo;</w:t>
        </w:r>
      </w:ins>
    </w:p>
    <w:p w14:paraId="3BC6CAFF" w14:textId="73A3FBEF" w:rsidR="00B943B7" w:rsidRPr="00B943B7" w:rsidRDefault="00B943B7" w:rsidP="00B943B7">
      <w:pPr>
        <w:pStyle w:val="PargrafodaLista"/>
        <w:numPr>
          <w:ilvl w:val="0"/>
          <w:numId w:val="1"/>
        </w:numPr>
        <w:jc w:val="both"/>
        <w:rPr>
          <w:ins w:id="49" w:author="Marcos Almeida" w:date="2024-11-05T15:18:00Z"/>
          <w:b/>
          <w:bCs/>
          <w:sz w:val="28"/>
          <w:szCs w:val="28"/>
          <w:rPrChange w:id="50" w:author="Marcos Almeida" w:date="2024-11-05T15:18:00Z">
            <w:rPr>
              <w:ins w:id="51" w:author="Marcos Almeida" w:date="2024-11-05T15:18:00Z"/>
              <w:sz w:val="28"/>
              <w:szCs w:val="28"/>
            </w:rPr>
          </w:rPrChange>
        </w:rPr>
      </w:pPr>
      <w:ins w:id="52" w:author="Marcos Almeida" w:date="2024-11-05T15:16:00Z">
        <w:r>
          <w:rPr>
            <w:b/>
            <w:bCs/>
            <w:sz w:val="28"/>
            <w:szCs w:val="28"/>
          </w:rPr>
          <w:t xml:space="preserve">Construção produto: </w:t>
        </w:r>
        <w:r>
          <w:rPr>
            <w:sz w:val="28"/>
            <w:szCs w:val="28"/>
          </w:rPr>
          <w:t>Implementação do produto final, a versão de produção começa a ser construída.</w:t>
        </w:r>
      </w:ins>
    </w:p>
    <w:p w14:paraId="7504E340" w14:textId="7267DF35" w:rsidR="00B943B7" w:rsidRDefault="00B943B7" w:rsidP="00B943B7">
      <w:pPr>
        <w:jc w:val="both"/>
        <w:rPr>
          <w:ins w:id="53" w:author="Marcos Almeida" w:date="2024-11-05T15:18:00Z"/>
          <w:b/>
          <w:bCs/>
          <w:sz w:val="28"/>
          <w:szCs w:val="28"/>
        </w:rPr>
      </w:pPr>
      <w:ins w:id="54" w:author="Marcos Almeida" w:date="2024-11-05T15:18:00Z">
        <w:r>
          <w:rPr>
            <w:b/>
            <w:bCs/>
            <w:sz w:val="28"/>
            <w:szCs w:val="28"/>
          </w:rPr>
          <w:t>Problemas com a prototipação:</w:t>
        </w:r>
      </w:ins>
    </w:p>
    <w:p w14:paraId="15EADD4E" w14:textId="75681866" w:rsidR="00B943B7" w:rsidRDefault="00B943B7" w:rsidP="00B943B7">
      <w:pPr>
        <w:jc w:val="both"/>
        <w:rPr>
          <w:ins w:id="55" w:author="Marcos Almeida" w:date="2024-11-05T15:18:00Z"/>
          <w:sz w:val="28"/>
          <w:szCs w:val="28"/>
        </w:rPr>
      </w:pPr>
      <w:ins w:id="56" w:author="Marcos Almeida" w:date="2024-11-05T15:18:00Z">
        <w:r>
          <w:rPr>
            <w:b/>
            <w:bCs/>
            <w:sz w:val="28"/>
            <w:szCs w:val="28"/>
          </w:rPr>
          <w:t xml:space="preserve">- </w:t>
        </w:r>
        <w:r>
          <w:rPr>
            <w:sz w:val="28"/>
            <w:szCs w:val="28"/>
          </w:rPr>
          <w:t>Velocidade diferente no protótipo e produção;</w:t>
        </w:r>
      </w:ins>
    </w:p>
    <w:p w14:paraId="357D0082" w14:textId="6A111939" w:rsidR="00B943B7" w:rsidRDefault="00B943B7" w:rsidP="00B943B7">
      <w:pPr>
        <w:jc w:val="both"/>
        <w:rPr>
          <w:ins w:id="57" w:author="Marcos Almeida" w:date="2024-11-05T15:20:00Z"/>
          <w:sz w:val="28"/>
          <w:szCs w:val="28"/>
        </w:rPr>
      </w:pPr>
      <w:ins w:id="58" w:author="Marcos Almeida" w:date="2024-11-05T15:18:00Z">
        <w:r>
          <w:rPr>
            <w:sz w:val="28"/>
            <w:szCs w:val="28"/>
          </w:rPr>
          <w:t xml:space="preserve">- </w:t>
        </w:r>
        <w:r w:rsidR="007F2EF3">
          <w:rPr>
            <w:sz w:val="28"/>
            <w:szCs w:val="28"/>
          </w:rPr>
          <w:t xml:space="preserve">Não conhecimento do cliente sobre a versão do protótipo </w:t>
        </w:r>
      </w:ins>
      <w:ins w:id="59" w:author="Marcos Almeida" w:date="2024-11-05T15:19:00Z">
        <w:r w:rsidR="007F2EF3">
          <w:rPr>
            <w:sz w:val="28"/>
            <w:szCs w:val="28"/>
          </w:rPr>
          <w:t xml:space="preserve">e ideia </w:t>
        </w:r>
        <w:proofErr w:type="spellStart"/>
        <w:r w:rsidR="007F2EF3">
          <w:rPr>
            <w:sz w:val="28"/>
            <w:szCs w:val="28"/>
          </w:rPr>
          <w:t>pré</w:t>
        </w:r>
        <w:proofErr w:type="spellEnd"/>
        <w:r w:rsidR="007F2EF3">
          <w:rPr>
            <w:sz w:val="28"/>
            <w:szCs w:val="28"/>
          </w:rPr>
          <w:t xml:space="preserve"> concebida ao ver apenas um rascunho;</w:t>
        </w:r>
      </w:ins>
    </w:p>
    <w:p w14:paraId="2D019E90" w14:textId="624A1641" w:rsidR="007F2EF3" w:rsidRDefault="007F2EF3" w:rsidP="00B943B7">
      <w:pPr>
        <w:jc w:val="both"/>
        <w:rPr>
          <w:ins w:id="60" w:author="Marcos Almeida" w:date="2024-11-05T15:25:00Z"/>
          <w:b/>
          <w:bCs/>
          <w:sz w:val="28"/>
          <w:szCs w:val="28"/>
        </w:rPr>
      </w:pPr>
      <w:ins w:id="61" w:author="Marcos Almeida" w:date="2024-11-05T15:24:00Z">
        <w:r>
          <w:rPr>
            <w:sz w:val="28"/>
            <w:szCs w:val="28"/>
          </w:rPr>
          <w:t xml:space="preserve">* </w:t>
        </w:r>
        <w:r>
          <w:rPr>
            <w:b/>
            <w:bCs/>
            <w:sz w:val="28"/>
            <w:szCs w:val="28"/>
          </w:rPr>
          <w:t xml:space="preserve">Apresentar um protótipo pode ser mais fácil de mostrar o cliente </w:t>
        </w:r>
      </w:ins>
      <w:ins w:id="62" w:author="Marcos Almeida" w:date="2024-11-05T15:25:00Z">
        <w:r>
          <w:rPr>
            <w:b/>
            <w:bCs/>
            <w:sz w:val="28"/>
            <w:szCs w:val="28"/>
          </w:rPr>
          <w:t>como o projeto vai ficar ou pelo menos a ideia de como será, assim também fica fácil de validar se as ideias estão alinhadas.</w:t>
        </w:r>
      </w:ins>
    </w:p>
    <w:p w14:paraId="0BF47EC6" w14:textId="77777777" w:rsidR="007F2EF3" w:rsidRDefault="007F2EF3" w:rsidP="007F2EF3">
      <w:pPr>
        <w:rPr>
          <w:ins w:id="63" w:author="Marcos Almeida" w:date="2024-11-05T15:26:00Z"/>
          <w:b/>
          <w:bCs/>
          <w:sz w:val="28"/>
          <w:szCs w:val="28"/>
        </w:rPr>
      </w:pPr>
    </w:p>
    <w:p w14:paraId="7DC3D796" w14:textId="77777777" w:rsidR="007F2EF3" w:rsidRDefault="007F2EF3">
      <w:pPr>
        <w:rPr>
          <w:ins w:id="64" w:author="Marcos Almeida" w:date="2024-11-05T15:26:00Z"/>
          <w:b/>
          <w:bCs/>
          <w:sz w:val="28"/>
          <w:szCs w:val="28"/>
        </w:rPr>
      </w:pPr>
      <w:ins w:id="65" w:author="Marcos Almeida" w:date="2024-11-05T15:26:00Z">
        <w:r>
          <w:rPr>
            <w:b/>
            <w:bCs/>
            <w:sz w:val="28"/>
            <w:szCs w:val="28"/>
          </w:rPr>
          <w:br w:type="page"/>
        </w:r>
      </w:ins>
    </w:p>
    <w:p w14:paraId="27954F9B" w14:textId="0C0282D3" w:rsidR="007F2EF3" w:rsidRDefault="007F2EF3" w:rsidP="007F2EF3">
      <w:pPr>
        <w:rPr>
          <w:ins w:id="66" w:author="Marcos Almeida" w:date="2024-11-05T15:26:00Z"/>
          <w:b/>
          <w:bCs/>
          <w:sz w:val="28"/>
          <w:szCs w:val="28"/>
        </w:rPr>
      </w:pPr>
      <w:ins w:id="67" w:author="Marcos Almeida" w:date="2024-11-05T15:26:00Z">
        <w:r>
          <w:rPr>
            <w:b/>
            <w:bCs/>
            <w:sz w:val="28"/>
            <w:szCs w:val="28"/>
          </w:rPr>
          <w:lastRenderedPageBreak/>
          <w:t>Pesquisar:</w:t>
        </w:r>
      </w:ins>
    </w:p>
    <w:p w14:paraId="57618A54" w14:textId="3E9BAEF4" w:rsidR="007F2EF3" w:rsidRDefault="007F2EF3" w:rsidP="007F2EF3">
      <w:pPr>
        <w:rPr>
          <w:ins w:id="68" w:author="Marcos Almeida" w:date="2024-11-05T15:27:00Z"/>
          <w:b/>
          <w:bCs/>
          <w:sz w:val="28"/>
          <w:szCs w:val="28"/>
        </w:rPr>
      </w:pPr>
      <w:ins w:id="69" w:author="Marcos Almeida" w:date="2024-11-05T15:27:00Z">
        <w:r>
          <w:rPr>
            <w:b/>
            <w:bCs/>
            <w:sz w:val="28"/>
            <w:szCs w:val="28"/>
          </w:rPr>
          <w:t xml:space="preserve">1- Qual a diferença entre </w:t>
        </w:r>
        <w:proofErr w:type="spellStart"/>
        <w:r>
          <w:rPr>
            <w:b/>
            <w:bCs/>
            <w:sz w:val="28"/>
            <w:szCs w:val="28"/>
          </w:rPr>
          <w:t>wireframe</w:t>
        </w:r>
        <w:proofErr w:type="spellEnd"/>
        <w:r>
          <w:rPr>
            <w:b/>
            <w:bCs/>
            <w:sz w:val="28"/>
            <w:szCs w:val="28"/>
          </w:rPr>
          <w:t xml:space="preserve">, </w:t>
        </w:r>
        <w:proofErr w:type="spellStart"/>
        <w:r>
          <w:rPr>
            <w:b/>
            <w:bCs/>
            <w:sz w:val="28"/>
            <w:szCs w:val="28"/>
          </w:rPr>
          <w:t>mockup</w:t>
        </w:r>
        <w:proofErr w:type="spellEnd"/>
        <w:r>
          <w:rPr>
            <w:b/>
            <w:bCs/>
            <w:sz w:val="28"/>
            <w:szCs w:val="28"/>
          </w:rPr>
          <w:t xml:space="preserve"> e protótipo?</w:t>
        </w:r>
      </w:ins>
    </w:p>
    <w:p w14:paraId="09D7FDF6" w14:textId="5A244EC8" w:rsidR="007F2EF3" w:rsidRPr="00874310" w:rsidRDefault="007F2EF3" w:rsidP="007F2EF3">
      <w:pPr>
        <w:rPr>
          <w:ins w:id="70" w:author="Marcos Almeida" w:date="2024-11-05T15:29:00Z"/>
          <w:sz w:val="28"/>
          <w:szCs w:val="28"/>
          <w:rPrChange w:id="71" w:author="Marcos Almeida" w:date="2024-11-05T15:31:00Z">
            <w:rPr>
              <w:ins w:id="72" w:author="Marcos Almeida" w:date="2024-11-05T15:29:00Z"/>
              <w:b/>
              <w:bCs/>
              <w:sz w:val="28"/>
              <w:szCs w:val="28"/>
            </w:rPr>
          </w:rPrChange>
        </w:rPr>
      </w:pPr>
      <w:ins w:id="73" w:author="Marcos Almeida" w:date="2024-11-05T15:29:00Z">
        <w:r>
          <w:rPr>
            <w:b/>
            <w:bCs/>
            <w:sz w:val="28"/>
            <w:szCs w:val="28"/>
          </w:rPr>
          <w:t xml:space="preserve">R: </w:t>
        </w:r>
      </w:ins>
      <w:ins w:id="74" w:author="Marcos Almeida" w:date="2024-11-05T15:31:00Z">
        <w:r w:rsidR="00874310">
          <w:rPr>
            <w:sz w:val="28"/>
            <w:szCs w:val="28"/>
          </w:rPr>
          <w:t>Cada um dos três pode representar uma “fase”</w:t>
        </w:r>
      </w:ins>
      <w:ins w:id="75" w:author="Marcos Almeida" w:date="2024-11-05T15:32:00Z">
        <w:r w:rsidR="00874310">
          <w:rPr>
            <w:sz w:val="28"/>
            <w:szCs w:val="28"/>
          </w:rPr>
          <w:t xml:space="preserve"> no desenvolvimento de um projeto/produto, todos tem o intuito de demonstrar </w:t>
        </w:r>
      </w:ins>
      <w:ins w:id="76" w:author="Marcos Almeida" w:date="2024-11-05T15:33:00Z">
        <w:r w:rsidR="00874310">
          <w:rPr>
            <w:sz w:val="28"/>
            <w:szCs w:val="28"/>
          </w:rPr>
          <w:t xml:space="preserve">uma versão do produto final e as principais diferenças entre cada um deles é que o </w:t>
        </w:r>
        <w:proofErr w:type="spellStart"/>
        <w:r w:rsidR="00874310">
          <w:rPr>
            <w:sz w:val="28"/>
            <w:szCs w:val="28"/>
          </w:rPr>
          <w:t>wireframe</w:t>
        </w:r>
        <w:proofErr w:type="spellEnd"/>
        <w:r w:rsidR="00874310">
          <w:rPr>
            <w:sz w:val="28"/>
            <w:szCs w:val="28"/>
          </w:rPr>
          <w:t xml:space="preserve"> representa um esboço simples, um esquema onde são apresentad</w:t>
        </w:r>
      </w:ins>
      <w:ins w:id="77" w:author="Marcos Almeida" w:date="2024-11-05T15:34:00Z">
        <w:r w:rsidR="00874310">
          <w:rPr>
            <w:sz w:val="28"/>
            <w:szCs w:val="28"/>
          </w:rPr>
          <w:t>as as disposições dos elementos por exemplo</w:t>
        </w:r>
      </w:ins>
      <w:ins w:id="78" w:author="Marcos Almeida" w:date="2024-11-05T15:35:00Z">
        <w:r w:rsidR="00874310">
          <w:rPr>
            <w:sz w:val="28"/>
            <w:szCs w:val="28"/>
          </w:rPr>
          <w:t xml:space="preserve"> ou o esqueleto de funcionamento</w:t>
        </w:r>
      </w:ins>
      <w:ins w:id="79" w:author="Marcos Almeida" w:date="2024-11-05T15:34:00Z">
        <w:r w:rsidR="00874310">
          <w:rPr>
            <w:sz w:val="28"/>
            <w:szCs w:val="28"/>
          </w:rPr>
          <w:t xml:space="preserve">, enquanto isso o </w:t>
        </w:r>
        <w:proofErr w:type="spellStart"/>
        <w:r w:rsidR="00874310">
          <w:rPr>
            <w:sz w:val="28"/>
            <w:szCs w:val="28"/>
          </w:rPr>
          <w:t>mockup</w:t>
        </w:r>
        <w:proofErr w:type="spellEnd"/>
        <w:r w:rsidR="00874310">
          <w:rPr>
            <w:sz w:val="28"/>
            <w:szCs w:val="28"/>
          </w:rPr>
          <w:t xml:space="preserve"> apresenta um diagrama </w:t>
        </w:r>
      </w:ins>
      <w:ins w:id="80" w:author="Marcos Almeida" w:date="2024-11-05T15:35:00Z">
        <w:r w:rsidR="00874310">
          <w:rPr>
            <w:sz w:val="28"/>
            <w:szCs w:val="28"/>
          </w:rPr>
          <w:t>com mais fidelidade ao projeto fin</w:t>
        </w:r>
      </w:ins>
      <w:ins w:id="81" w:author="Marcos Almeida" w:date="2024-11-05T15:36:00Z">
        <w:r w:rsidR="00874310">
          <w:rPr>
            <w:sz w:val="28"/>
            <w:szCs w:val="28"/>
          </w:rPr>
          <w:t>al, possui elementos gráficos com disposições e dimensões assim como estarão no projeto final, por fim o protótipo em si é uma versão muito</w:t>
        </w:r>
      </w:ins>
      <w:ins w:id="82" w:author="Marcos Almeida" w:date="2024-11-05T15:37:00Z">
        <w:r w:rsidR="00874310">
          <w:rPr>
            <w:sz w:val="28"/>
            <w:szCs w:val="28"/>
          </w:rPr>
          <w:t xml:space="preserve"> parecida com o projeto final onde é possível ter interação com o usuário, fazer testes e identificar falhas.</w:t>
        </w:r>
      </w:ins>
    </w:p>
    <w:p w14:paraId="559F357C" w14:textId="19B6834E" w:rsidR="007F2EF3" w:rsidRDefault="007F2EF3" w:rsidP="007F2EF3">
      <w:pPr>
        <w:rPr>
          <w:ins w:id="83" w:author="Marcos Almeida" w:date="2024-11-05T15:28:00Z"/>
          <w:b/>
          <w:bCs/>
          <w:sz w:val="28"/>
          <w:szCs w:val="28"/>
        </w:rPr>
      </w:pPr>
      <w:ins w:id="84" w:author="Marcos Almeida" w:date="2024-11-05T15:27:00Z">
        <w:r>
          <w:rPr>
            <w:b/>
            <w:bCs/>
            <w:sz w:val="28"/>
            <w:szCs w:val="28"/>
          </w:rPr>
          <w:t xml:space="preserve">2- Duas ferramentas de cada – para criação de </w:t>
        </w:r>
        <w:proofErr w:type="spellStart"/>
        <w:r>
          <w:rPr>
            <w:b/>
            <w:bCs/>
            <w:sz w:val="28"/>
            <w:szCs w:val="28"/>
          </w:rPr>
          <w:t>wireframe</w:t>
        </w:r>
        <w:proofErr w:type="spellEnd"/>
        <w:r>
          <w:rPr>
            <w:b/>
            <w:bCs/>
            <w:sz w:val="28"/>
            <w:szCs w:val="28"/>
          </w:rPr>
          <w:t xml:space="preserve">, </w:t>
        </w:r>
        <w:proofErr w:type="spellStart"/>
        <w:r>
          <w:rPr>
            <w:b/>
            <w:bCs/>
            <w:sz w:val="28"/>
            <w:szCs w:val="28"/>
          </w:rPr>
          <w:t>mockup</w:t>
        </w:r>
        <w:proofErr w:type="spellEnd"/>
        <w:r>
          <w:rPr>
            <w:b/>
            <w:bCs/>
            <w:sz w:val="28"/>
            <w:szCs w:val="28"/>
          </w:rPr>
          <w:t xml:space="preserve"> e </w:t>
        </w:r>
      </w:ins>
      <w:ins w:id="85" w:author="Marcos Almeida" w:date="2024-11-05T15:28:00Z">
        <w:r>
          <w:rPr>
            <w:b/>
            <w:bCs/>
            <w:sz w:val="28"/>
            <w:szCs w:val="28"/>
          </w:rPr>
          <w:t>protótipo de software:</w:t>
        </w:r>
      </w:ins>
    </w:p>
    <w:p w14:paraId="6ED8A057" w14:textId="517AB90E" w:rsidR="007F2EF3" w:rsidRPr="00AD5E99" w:rsidRDefault="007F2EF3" w:rsidP="007F2EF3">
      <w:pPr>
        <w:pStyle w:val="PargrafodaLista"/>
        <w:numPr>
          <w:ilvl w:val="0"/>
          <w:numId w:val="2"/>
        </w:numPr>
        <w:rPr>
          <w:ins w:id="86" w:author="Marcos Almeida" w:date="2024-11-05T15:28:00Z"/>
          <w:sz w:val="28"/>
          <w:szCs w:val="28"/>
          <w:rPrChange w:id="87" w:author="Marcos Almeida" w:date="2024-11-05T15:42:00Z">
            <w:rPr>
              <w:ins w:id="88" w:author="Marcos Almeida" w:date="2024-11-05T15:28:00Z"/>
              <w:b/>
              <w:bCs/>
              <w:sz w:val="28"/>
              <w:szCs w:val="28"/>
            </w:rPr>
          </w:rPrChange>
        </w:rPr>
      </w:pPr>
      <w:ins w:id="89" w:author="Marcos Almeida" w:date="2024-11-05T15:28:00Z">
        <w:r w:rsidRPr="00AD5E99">
          <w:rPr>
            <w:sz w:val="28"/>
            <w:szCs w:val="28"/>
            <w:rPrChange w:id="90" w:author="Marcos Almeida" w:date="2024-11-05T15:42:00Z">
              <w:rPr>
                <w:b/>
                <w:bCs/>
                <w:sz w:val="28"/>
                <w:szCs w:val="28"/>
              </w:rPr>
            </w:rPrChange>
          </w:rPr>
          <w:t xml:space="preserve">Características gerais (recursos, </w:t>
        </w:r>
        <w:proofErr w:type="spellStart"/>
        <w:r w:rsidRPr="00AD5E99">
          <w:rPr>
            <w:sz w:val="28"/>
            <w:szCs w:val="28"/>
            <w:rPrChange w:id="91" w:author="Marcos Almeida" w:date="2024-11-05T15:42:00Z">
              <w:rPr>
                <w:b/>
                <w:bCs/>
                <w:sz w:val="28"/>
                <w:szCs w:val="28"/>
              </w:rPr>
            </w:rPrChange>
          </w:rPr>
          <w:t>screenshots</w:t>
        </w:r>
        <w:proofErr w:type="spellEnd"/>
        <w:r w:rsidRPr="00AD5E99">
          <w:rPr>
            <w:sz w:val="28"/>
            <w:szCs w:val="28"/>
            <w:rPrChange w:id="92" w:author="Marcos Almeida" w:date="2024-11-05T15:42:00Z">
              <w:rPr>
                <w:b/>
                <w:bCs/>
                <w:sz w:val="28"/>
                <w:szCs w:val="28"/>
              </w:rPr>
            </w:rPrChange>
          </w:rPr>
          <w:t xml:space="preserve">, preço – quando for o caso, </w:t>
        </w:r>
        <w:proofErr w:type="spellStart"/>
        <w:r w:rsidRPr="00AD5E99">
          <w:rPr>
            <w:sz w:val="28"/>
            <w:szCs w:val="28"/>
            <w:rPrChange w:id="93" w:author="Marcos Almeida" w:date="2024-11-05T15:42:00Z">
              <w:rPr>
                <w:b/>
                <w:bCs/>
                <w:sz w:val="28"/>
                <w:szCs w:val="28"/>
              </w:rPr>
            </w:rPrChange>
          </w:rPr>
          <w:t>etc</w:t>
        </w:r>
        <w:proofErr w:type="spellEnd"/>
        <w:r w:rsidRPr="00AD5E99">
          <w:rPr>
            <w:sz w:val="28"/>
            <w:szCs w:val="28"/>
            <w:rPrChange w:id="94" w:author="Marcos Almeida" w:date="2024-11-05T15:42:00Z">
              <w:rPr>
                <w:b/>
                <w:bCs/>
                <w:sz w:val="28"/>
                <w:szCs w:val="28"/>
              </w:rPr>
            </w:rPrChange>
          </w:rPr>
          <w:t>)</w:t>
        </w:r>
      </w:ins>
    </w:p>
    <w:p w14:paraId="6C1A279F" w14:textId="3DEF3F6C" w:rsidR="007F2EF3" w:rsidRPr="00AD5E99" w:rsidRDefault="007F2EF3" w:rsidP="007F2EF3">
      <w:pPr>
        <w:pStyle w:val="PargrafodaLista"/>
        <w:numPr>
          <w:ilvl w:val="0"/>
          <w:numId w:val="2"/>
        </w:numPr>
        <w:rPr>
          <w:ins w:id="95" w:author="Marcos Almeida" w:date="2024-11-05T15:38:00Z"/>
          <w:sz w:val="28"/>
          <w:szCs w:val="28"/>
          <w:rPrChange w:id="96" w:author="Marcos Almeida" w:date="2024-11-05T15:42:00Z">
            <w:rPr>
              <w:ins w:id="97" w:author="Marcos Almeida" w:date="2024-11-05T15:38:00Z"/>
              <w:b/>
              <w:bCs/>
              <w:sz w:val="28"/>
              <w:szCs w:val="28"/>
            </w:rPr>
          </w:rPrChange>
        </w:rPr>
      </w:pPr>
      <w:ins w:id="98" w:author="Marcos Almeida" w:date="2024-11-05T15:28:00Z">
        <w:r w:rsidRPr="00AD5E99">
          <w:rPr>
            <w:sz w:val="28"/>
            <w:szCs w:val="28"/>
            <w:rPrChange w:id="99" w:author="Marcos Almeida" w:date="2024-11-05T15:42:00Z">
              <w:rPr>
                <w:b/>
                <w:bCs/>
                <w:sz w:val="28"/>
                <w:szCs w:val="28"/>
              </w:rPr>
            </w:rPrChange>
          </w:rPr>
          <w:t>Site para acessar/ba</w:t>
        </w:r>
      </w:ins>
      <w:ins w:id="100" w:author="Marcos Almeida" w:date="2024-11-05T15:29:00Z">
        <w:r w:rsidRPr="00AD5E99">
          <w:rPr>
            <w:sz w:val="28"/>
            <w:szCs w:val="28"/>
            <w:rPrChange w:id="101" w:author="Marcos Almeida" w:date="2024-11-05T15:42:00Z">
              <w:rPr>
                <w:b/>
                <w:bCs/>
                <w:sz w:val="28"/>
                <w:szCs w:val="28"/>
              </w:rPr>
            </w:rPrChange>
          </w:rPr>
          <w:t>ixar a ferramenta</w:t>
        </w:r>
      </w:ins>
    </w:p>
    <w:p w14:paraId="1E60FA3D" w14:textId="1522ED6C" w:rsidR="00874310" w:rsidRDefault="00874310" w:rsidP="00874310">
      <w:pPr>
        <w:rPr>
          <w:ins w:id="102" w:author="Marcos Almeida" w:date="2024-11-05T15:38:00Z"/>
          <w:sz w:val="28"/>
          <w:szCs w:val="28"/>
        </w:rPr>
      </w:pPr>
      <w:proofErr w:type="spellStart"/>
      <w:ins w:id="103" w:author="Marcos Almeida" w:date="2024-11-05T15:38:00Z">
        <w:r w:rsidRPr="00AD5E99">
          <w:rPr>
            <w:b/>
            <w:bCs/>
            <w:sz w:val="28"/>
            <w:szCs w:val="28"/>
            <w:rPrChange w:id="104" w:author="Marcos Almeida" w:date="2024-11-05T15:42:00Z">
              <w:rPr>
                <w:sz w:val="28"/>
                <w:szCs w:val="28"/>
              </w:rPr>
            </w:rPrChange>
          </w:rPr>
          <w:t>Wireframe</w:t>
        </w:r>
        <w:proofErr w:type="spellEnd"/>
        <w:r w:rsidRPr="00AD5E99">
          <w:rPr>
            <w:b/>
            <w:bCs/>
            <w:sz w:val="28"/>
            <w:szCs w:val="28"/>
            <w:rPrChange w:id="105" w:author="Marcos Almeida" w:date="2024-11-05T15:42:00Z">
              <w:rPr>
                <w:sz w:val="28"/>
                <w:szCs w:val="28"/>
              </w:rPr>
            </w:rPrChange>
          </w:rPr>
          <w:t>:</w:t>
        </w:r>
        <w:r>
          <w:rPr>
            <w:sz w:val="28"/>
            <w:szCs w:val="28"/>
          </w:rPr>
          <w:t xml:space="preserve"> </w:t>
        </w:r>
      </w:ins>
    </w:p>
    <w:p w14:paraId="5976F955" w14:textId="353D38E7" w:rsidR="00874310" w:rsidRPr="00874310" w:rsidRDefault="00874310" w:rsidP="00874310">
      <w:pPr>
        <w:rPr>
          <w:ins w:id="106" w:author="Marcos Almeida" w:date="2024-11-05T15:41:00Z"/>
          <w:noProof/>
          <w:sz w:val="28"/>
          <w:szCs w:val="28"/>
          <w:rPrChange w:id="107" w:author="Marcos Almeida" w:date="2024-11-05T15:41:00Z">
            <w:rPr>
              <w:ins w:id="108" w:author="Marcos Almeida" w:date="2024-11-05T15:41:00Z"/>
              <w:noProof/>
            </w:rPr>
          </w:rPrChange>
        </w:rPr>
      </w:pPr>
      <w:ins w:id="109" w:author="Marcos Almeida" w:date="2024-11-05T15:38:00Z">
        <w:r>
          <w:rPr>
            <w:sz w:val="28"/>
            <w:szCs w:val="28"/>
          </w:rPr>
          <w:t xml:space="preserve"> - </w:t>
        </w:r>
        <w:proofErr w:type="spellStart"/>
        <w:r>
          <w:rPr>
            <w:sz w:val="28"/>
            <w:szCs w:val="28"/>
          </w:rPr>
          <w:t>Lucidchart</w:t>
        </w:r>
      </w:ins>
      <w:proofErr w:type="spellEnd"/>
      <w:ins w:id="110" w:author="Marcos Almeida" w:date="2024-11-05T15:40:00Z">
        <w:r w:rsidRPr="00874310">
          <w:rPr>
            <w:noProof/>
            <w:sz w:val="28"/>
            <w:szCs w:val="28"/>
            <w:rPrChange w:id="111" w:author="Marcos Almeida" w:date="2024-11-05T15:41:00Z">
              <w:rPr>
                <w:noProof/>
              </w:rPr>
            </w:rPrChange>
          </w:rPr>
          <w:t xml:space="preserve">: </w:t>
        </w:r>
      </w:ins>
      <w:ins w:id="112" w:author="Marcos Almeida" w:date="2024-11-05T15:41:00Z">
        <w:r>
          <w:rPr>
            <w:noProof/>
            <w:sz w:val="28"/>
            <w:szCs w:val="28"/>
          </w:rPr>
          <w:t xml:space="preserve">é um </w:t>
        </w:r>
        <w:r w:rsidR="00AD5E99">
          <w:rPr>
            <w:noProof/>
            <w:sz w:val="28"/>
            <w:szCs w:val="28"/>
          </w:rPr>
          <w:t xml:space="preserve">software online que possui plano gratuito e permite criação de wireframes, diagramas, e </w:t>
        </w:r>
      </w:ins>
      <w:ins w:id="113" w:author="Marcos Almeida" w:date="2024-11-05T15:42:00Z">
        <w:r w:rsidR="00AD5E99">
          <w:rPr>
            <w:noProof/>
            <w:sz w:val="28"/>
            <w:szCs w:val="28"/>
          </w:rPr>
          <w:t>designs UML</w:t>
        </w:r>
      </w:ins>
      <w:ins w:id="114" w:author="Marcos Almeida" w:date="2024-11-05T16:07:00Z">
        <w:r w:rsidR="00ED3FD3">
          <w:rPr>
            <w:noProof/>
            <w:sz w:val="28"/>
            <w:szCs w:val="28"/>
          </w:rPr>
          <w:t>, planos a partir de 10 dólares</w:t>
        </w:r>
      </w:ins>
      <w:ins w:id="115" w:author="Marcos Almeida" w:date="2024-11-05T15:42:00Z">
        <w:r w:rsidR="00AD5E99">
          <w:rPr>
            <w:noProof/>
            <w:sz w:val="28"/>
            <w:szCs w:val="28"/>
          </w:rPr>
          <w:t>.</w:t>
        </w:r>
      </w:ins>
      <w:ins w:id="116" w:author="Marcos Almeida" w:date="2024-11-05T15:47:00Z">
        <w:r w:rsidR="00AD5E99">
          <w:rPr>
            <w:noProof/>
            <w:sz w:val="28"/>
            <w:szCs w:val="28"/>
          </w:rPr>
          <w:t xml:space="preserve"> (</w:t>
        </w:r>
      </w:ins>
      <w:ins w:id="117" w:author="Marcos Almeida" w:date="2024-11-05T15:48:00Z">
        <w:r w:rsidR="00AD5E99">
          <w:rPr>
            <w:noProof/>
            <w:sz w:val="28"/>
            <w:szCs w:val="28"/>
          </w:rPr>
          <w:fldChar w:fldCharType="begin"/>
        </w:r>
        <w:r w:rsidR="00AD5E99">
          <w:rPr>
            <w:noProof/>
            <w:sz w:val="28"/>
            <w:szCs w:val="28"/>
          </w:rPr>
          <w:instrText xml:space="preserve"> HYPERLINK "</w:instrText>
        </w:r>
        <w:r w:rsidR="00AD5E99" w:rsidRPr="00AD5E99">
          <w:rPr>
            <w:noProof/>
            <w:sz w:val="28"/>
            <w:szCs w:val="28"/>
          </w:rPr>
          <w:instrText>https://lucid.app/lucidspark/8a855c68-9a54-4c81-aa5e-f042823fbe9f/edit?beaconFlowId=F75D5AA9C89DB0D3&amp;page=0_0&amp;invitationId=inv_0743a4c3-c2fd-471c-ad4a-47aa2b02b35c#</w:instrText>
        </w:r>
        <w:r w:rsidR="00AD5E99">
          <w:rPr>
            <w:noProof/>
            <w:sz w:val="28"/>
            <w:szCs w:val="28"/>
          </w:rPr>
          <w:instrText xml:space="preserve">" </w:instrText>
        </w:r>
        <w:r w:rsidR="00AD5E99">
          <w:rPr>
            <w:noProof/>
            <w:sz w:val="28"/>
            <w:szCs w:val="28"/>
          </w:rPr>
          <w:fldChar w:fldCharType="separate"/>
        </w:r>
        <w:r w:rsidR="00AD5E99" w:rsidRPr="009E1356">
          <w:rPr>
            <w:rStyle w:val="Hyperlink"/>
            <w:noProof/>
            <w:sz w:val="28"/>
            <w:szCs w:val="28"/>
          </w:rPr>
          <w:t>https://lucid.app/lucidspark/8a855c68-9a54-4c81-aa5e-f042823fbe9f/edit?beaconFlowId=F75D5AA9C89DB0D3&amp;page=0_0&amp;invitationId=inv_0743a4c3-c2fd-471c-ad4a-47aa2b02b35c#</w:t>
        </w:r>
        <w:r w:rsidR="00AD5E99">
          <w:rPr>
            <w:noProof/>
            <w:sz w:val="28"/>
            <w:szCs w:val="28"/>
          </w:rPr>
          <w:fldChar w:fldCharType="end"/>
        </w:r>
        <w:r w:rsidR="00AD5E99">
          <w:rPr>
            <w:noProof/>
            <w:sz w:val="28"/>
            <w:szCs w:val="28"/>
          </w:rPr>
          <w:t>)</w:t>
        </w:r>
      </w:ins>
    </w:p>
    <w:p w14:paraId="6147AF04" w14:textId="57B42112" w:rsidR="00874310" w:rsidRPr="00874310" w:rsidRDefault="00874310" w:rsidP="00874310">
      <w:pPr>
        <w:rPr>
          <w:ins w:id="118" w:author="Marcos Almeida" w:date="2024-11-05T15:27:00Z"/>
          <w:noProof/>
          <w:rPrChange w:id="119" w:author="Marcos Almeida" w:date="2024-11-05T15:41:00Z">
            <w:rPr>
              <w:ins w:id="120" w:author="Marcos Almeida" w:date="2024-11-05T15:27:00Z"/>
            </w:rPr>
          </w:rPrChange>
        </w:rPr>
        <w:pPrChange w:id="121" w:author="Marcos Almeida" w:date="2024-11-05T15:38:00Z">
          <w:pPr/>
        </w:pPrChange>
      </w:pPr>
      <w:ins w:id="122" w:author="Marcos Almeida" w:date="2024-11-05T15:40:00Z">
        <w:r w:rsidRPr="00874310">
          <w:rPr>
            <w:sz w:val="28"/>
            <w:szCs w:val="28"/>
          </w:rPr>
          <w:drawing>
            <wp:inline distT="0" distB="0" distL="0" distR="0" wp14:anchorId="31AEF345" wp14:editId="0DFC627A">
              <wp:extent cx="5400040" cy="2734945"/>
              <wp:effectExtent l="0" t="0" r="0" b="8255"/>
              <wp:docPr id="1" name="Imagem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7349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316250BE" w14:textId="77777777" w:rsidR="00AD5E99" w:rsidRDefault="00AD5E99" w:rsidP="007F2EF3">
      <w:pPr>
        <w:rPr>
          <w:ins w:id="123" w:author="Marcos Almeida" w:date="2024-11-05T15:46:00Z"/>
          <w:b/>
          <w:bCs/>
          <w:sz w:val="28"/>
          <w:szCs w:val="28"/>
        </w:rPr>
      </w:pPr>
    </w:p>
    <w:p w14:paraId="6B7B6FA3" w14:textId="32562E38" w:rsidR="00AD5E99" w:rsidRDefault="00AD5E99" w:rsidP="007F2EF3">
      <w:pPr>
        <w:rPr>
          <w:ins w:id="124" w:author="Marcos Almeida" w:date="2024-11-05T15:46:00Z"/>
          <w:sz w:val="28"/>
          <w:szCs w:val="28"/>
        </w:rPr>
      </w:pPr>
      <w:ins w:id="125" w:author="Marcos Almeida" w:date="2024-11-05T15:42:00Z">
        <w:r>
          <w:rPr>
            <w:b/>
            <w:bCs/>
            <w:sz w:val="28"/>
            <w:szCs w:val="28"/>
          </w:rPr>
          <w:t>-</w:t>
        </w:r>
      </w:ins>
      <w:ins w:id="126" w:author="Marcos Almeida" w:date="2024-11-05T15:46:00Z">
        <w:r>
          <w:rPr>
            <w:b/>
            <w:bCs/>
            <w:sz w:val="28"/>
            <w:szCs w:val="28"/>
          </w:rPr>
          <w:t xml:space="preserve"> </w:t>
        </w:r>
        <w:r>
          <w:rPr>
            <w:sz w:val="28"/>
            <w:szCs w:val="28"/>
          </w:rPr>
          <w:t xml:space="preserve">Miro: </w:t>
        </w:r>
      </w:ins>
      <w:ins w:id="127" w:author="Marcos Almeida" w:date="2024-11-05T15:47:00Z">
        <w:r>
          <w:rPr>
            <w:sz w:val="28"/>
            <w:szCs w:val="28"/>
          </w:rPr>
          <w:t xml:space="preserve">Software online </w:t>
        </w:r>
      </w:ins>
      <w:ins w:id="128" w:author="Marcos Almeida" w:date="2024-11-05T16:34:00Z">
        <w:r w:rsidR="00B8338A">
          <w:rPr>
            <w:sz w:val="28"/>
            <w:szCs w:val="28"/>
          </w:rPr>
          <w:t xml:space="preserve">com plano </w:t>
        </w:r>
      </w:ins>
      <w:ins w:id="129" w:author="Marcos Almeida" w:date="2024-11-05T15:47:00Z">
        <w:r>
          <w:rPr>
            <w:sz w:val="28"/>
            <w:szCs w:val="28"/>
          </w:rPr>
          <w:t xml:space="preserve">gratuito com muitos recursos e </w:t>
        </w:r>
        <w:proofErr w:type="spellStart"/>
        <w:r>
          <w:rPr>
            <w:sz w:val="28"/>
            <w:szCs w:val="28"/>
          </w:rPr>
          <w:t>templates</w:t>
        </w:r>
        <w:proofErr w:type="spellEnd"/>
        <w:r>
          <w:rPr>
            <w:sz w:val="28"/>
            <w:szCs w:val="28"/>
          </w:rPr>
          <w:t xml:space="preserve"> prontos para seguir</w:t>
        </w:r>
      </w:ins>
      <w:ins w:id="130" w:author="Marcos Almeida" w:date="2024-11-05T16:34:00Z">
        <w:r w:rsidR="00B8338A">
          <w:rPr>
            <w:sz w:val="28"/>
            <w:szCs w:val="28"/>
          </w:rPr>
          <w:t xml:space="preserve">, planos a partir de 8,99 dólares. </w:t>
        </w:r>
      </w:ins>
      <w:proofErr w:type="gramStart"/>
      <w:ins w:id="131" w:author="Marcos Almeida" w:date="2024-11-05T15:47:00Z">
        <w:r>
          <w:rPr>
            <w:sz w:val="28"/>
            <w:szCs w:val="28"/>
          </w:rPr>
          <w:t>(</w:t>
        </w:r>
        <w:proofErr w:type="gramEnd"/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HYPERLINK "</w:instrText>
        </w:r>
        <w:r w:rsidRPr="00AD5E99">
          <w:rPr>
            <w:sz w:val="28"/>
            <w:szCs w:val="28"/>
          </w:rPr>
          <w:instrText>https://miro.com/app/board/uXjVLJMLLEU=/</w:instrText>
        </w:r>
        <w:r>
          <w:rPr>
            <w:sz w:val="28"/>
            <w:szCs w:val="28"/>
          </w:rPr>
          <w:instrText xml:space="preserve">" </w:instrText>
        </w:r>
        <w:r>
          <w:rPr>
            <w:sz w:val="28"/>
            <w:szCs w:val="28"/>
          </w:rPr>
          <w:fldChar w:fldCharType="separate"/>
        </w:r>
        <w:r w:rsidRPr="009E1356">
          <w:rPr>
            <w:rStyle w:val="Hyperlink"/>
            <w:sz w:val="28"/>
            <w:szCs w:val="28"/>
          </w:rPr>
          <w:t>https://miro.com/app/board/uXjVLJMLLEU=/</w:t>
        </w:r>
        <w:r>
          <w:rPr>
            <w:sz w:val="28"/>
            <w:szCs w:val="28"/>
          </w:rPr>
          <w:fldChar w:fldCharType="end"/>
        </w:r>
        <w:r>
          <w:rPr>
            <w:sz w:val="28"/>
            <w:szCs w:val="28"/>
          </w:rPr>
          <w:t>)</w:t>
        </w:r>
      </w:ins>
    </w:p>
    <w:p w14:paraId="54E5C7C1" w14:textId="77420890" w:rsidR="007F2EF3" w:rsidRPr="00AD5E99" w:rsidRDefault="00AD5E99" w:rsidP="007F2EF3">
      <w:pPr>
        <w:rPr>
          <w:ins w:id="132" w:author="Marcos Almeida" w:date="2024-11-05T15:26:00Z"/>
          <w:sz w:val="28"/>
          <w:szCs w:val="28"/>
          <w:rPrChange w:id="133" w:author="Marcos Almeida" w:date="2024-11-05T15:42:00Z">
            <w:rPr>
              <w:ins w:id="134" w:author="Marcos Almeida" w:date="2024-11-05T15:26:00Z"/>
              <w:b/>
              <w:bCs/>
              <w:sz w:val="28"/>
              <w:szCs w:val="28"/>
            </w:rPr>
          </w:rPrChange>
        </w:rPr>
      </w:pPr>
      <w:ins w:id="135" w:author="Marcos Almeida" w:date="2024-11-05T15:46:00Z">
        <w:r w:rsidRPr="00AD5E99">
          <w:rPr>
            <w:sz w:val="28"/>
            <w:szCs w:val="28"/>
          </w:rPr>
          <w:drawing>
            <wp:inline distT="0" distB="0" distL="0" distR="0" wp14:anchorId="3B4F7AB8" wp14:editId="1E0FF18E">
              <wp:extent cx="5400040" cy="2550795"/>
              <wp:effectExtent l="0" t="0" r="0" b="1905"/>
              <wp:docPr id="2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550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  <w:ins w:id="136" w:author="Marcos Almeida" w:date="2024-11-05T15:42:00Z">
        <w:r>
          <w:rPr>
            <w:sz w:val="28"/>
            <w:szCs w:val="28"/>
          </w:rPr>
          <w:t xml:space="preserve"> </w:t>
        </w:r>
      </w:ins>
    </w:p>
    <w:p w14:paraId="5BBBA29A" w14:textId="121655F9" w:rsidR="007F2EF3" w:rsidRDefault="00AD5E99" w:rsidP="007F2EF3">
      <w:pPr>
        <w:jc w:val="both"/>
        <w:rPr>
          <w:ins w:id="137" w:author="Marcos Almeida" w:date="2024-11-05T15:50:00Z"/>
          <w:b/>
          <w:bCs/>
          <w:sz w:val="28"/>
          <w:szCs w:val="28"/>
        </w:rPr>
      </w:pPr>
      <w:ins w:id="138" w:author="Marcos Almeida" w:date="2024-11-05T15:49:00Z">
        <w:r>
          <w:rPr>
            <w:b/>
            <w:bCs/>
            <w:sz w:val="28"/>
            <w:szCs w:val="28"/>
          </w:rPr>
          <w:t xml:space="preserve">- </w:t>
        </w:r>
        <w:proofErr w:type="spellStart"/>
        <w:r>
          <w:rPr>
            <w:b/>
            <w:bCs/>
            <w:sz w:val="28"/>
            <w:szCs w:val="28"/>
          </w:rPr>
          <w:t>Mo</w:t>
        </w:r>
      </w:ins>
      <w:ins w:id="139" w:author="Marcos Almeida" w:date="2024-11-05T15:50:00Z">
        <w:r>
          <w:rPr>
            <w:b/>
            <w:bCs/>
            <w:sz w:val="28"/>
            <w:szCs w:val="28"/>
          </w:rPr>
          <w:t>ckup</w:t>
        </w:r>
        <w:proofErr w:type="spellEnd"/>
        <w:r>
          <w:rPr>
            <w:b/>
            <w:bCs/>
            <w:sz w:val="28"/>
            <w:szCs w:val="28"/>
          </w:rPr>
          <w:t xml:space="preserve">: </w:t>
        </w:r>
      </w:ins>
    </w:p>
    <w:p w14:paraId="7DECF75D" w14:textId="136FDFFA" w:rsidR="00AD5E99" w:rsidRDefault="00AD5E99" w:rsidP="007F2EF3">
      <w:pPr>
        <w:jc w:val="both"/>
        <w:rPr>
          <w:ins w:id="140" w:author="Marcos Almeida" w:date="2024-11-05T15:54:00Z"/>
          <w:sz w:val="28"/>
          <w:szCs w:val="28"/>
        </w:rPr>
      </w:pPr>
      <w:ins w:id="141" w:author="Marcos Almeida" w:date="2024-11-05T15:54:00Z">
        <w:r>
          <w:rPr>
            <w:b/>
            <w:bCs/>
            <w:sz w:val="28"/>
            <w:szCs w:val="28"/>
          </w:rPr>
          <w:t xml:space="preserve">- </w:t>
        </w:r>
        <w:proofErr w:type="spellStart"/>
        <w:r>
          <w:rPr>
            <w:sz w:val="28"/>
            <w:szCs w:val="28"/>
          </w:rPr>
          <w:t>Figma</w:t>
        </w:r>
        <w:proofErr w:type="spellEnd"/>
        <w:r>
          <w:rPr>
            <w:sz w:val="28"/>
            <w:szCs w:val="28"/>
          </w:rPr>
          <w:t xml:space="preserve">: O </w:t>
        </w:r>
        <w:proofErr w:type="spellStart"/>
        <w:r>
          <w:rPr>
            <w:sz w:val="28"/>
            <w:szCs w:val="28"/>
          </w:rPr>
          <w:t>figma</w:t>
        </w:r>
        <w:proofErr w:type="spellEnd"/>
        <w:r>
          <w:rPr>
            <w:sz w:val="28"/>
            <w:szCs w:val="28"/>
          </w:rPr>
          <w:t xml:space="preserve"> possui </w:t>
        </w:r>
      </w:ins>
      <w:ins w:id="142" w:author="Marcos Almeida" w:date="2024-11-05T15:55:00Z">
        <w:r>
          <w:rPr>
            <w:sz w:val="28"/>
            <w:szCs w:val="28"/>
          </w:rPr>
          <w:t xml:space="preserve">também planos gratuitos que possibilitam criar </w:t>
        </w:r>
        <w:proofErr w:type="spellStart"/>
        <w:r>
          <w:rPr>
            <w:sz w:val="28"/>
            <w:szCs w:val="28"/>
          </w:rPr>
          <w:t>mockups</w:t>
        </w:r>
        <w:proofErr w:type="spellEnd"/>
        <w:r>
          <w:rPr>
            <w:sz w:val="28"/>
            <w:szCs w:val="28"/>
          </w:rPr>
          <w:t xml:space="preserve"> muito bem feitos e seus recursos gratuitos suprem muitas necessidades</w:t>
        </w:r>
        <w:r w:rsidR="00F47AE6">
          <w:rPr>
            <w:sz w:val="28"/>
            <w:szCs w:val="28"/>
          </w:rPr>
          <w:t xml:space="preserve">, possui uma diversidade de suporte </w:t>
        </w:r>
      </w:ins>
      <w:ins w:id="143" w:author="Marcos Almeida" w:date="2024-11-05T15:56:00Z">
        <w:r w:rsidR="00F47AE6">
          <w:rPr>
            <w:sz w:val="28"/>
            <w:szCs w:val="28"/>
          </w:rPr>
          <w:t xml:space="preserve">para </w:t>
        </w:r>
      </w:ins>
      <w:ins w:id="144" w:author="Marcos Almeida" w:date="2024-11-05T15:55:00Z">
        <w:r w:rsidR="00F47AE6">
          <w:rPr>
            <w:sz w:val="28"/>
            <w:szCs w:val="28"/>
          </w:rPr>
          <w:t>elementos gráficos</w:t>
        </w:r>
      </w:ins>
      <w:ins w:id="145" w:author="Marcos Almeida" w:date="2024-11-05T15:56:00Z">
        <w:r w:rsidR="00F47AE6">
          <w:rPr>
            <w:sz w:val="28"/>
            <w:szCs w:val="28"/>
          </w:rPr>
          <w:t>. (</w:t>
        </w:r>
        <w:r w:rsidR="00F47AE6">
          <w:rPr>
            <w:sz w:val="28"/>
            <w:szCs w:val="28"/>
          </w:rPr>
          <w:fldChar w:fldCharType="begin"/>
        </w:r>
        <w:r w:rsidR="00F47AE6">
          <w:rPr>
            <w:sz w:val="28"/>
            <w:szCs w:val="28"/>
          </w:rPr>
          <w:instrText xml:space="preserve"> HYPERLINK "</w:instrText>
        </w:r>
        <w:r w:rsidR="00F47AE6" w:rsidRPr="00F47AE6">
          <w:rPr>
            <w:sz w:val="28"/>
            <w:szCs w:val="28"/>
          </w:rPr>
          <w:instrText>https://www.figma.com/design/MmcnODXl150nusM6KtCIHv/project__bela__vista?node-id=0-1&amp;node-type=canvas&amp;t=PHJfUwgHUi3PjGSZ-0</w:instrText>
        </w:r>
        <w:r w:rsidR="00F47AE6">
          <w:rPr>
            <w:sz w:val="28"/>
            <w:szCs w:val="28"/>
          </w:rPr>
          <w:instrText xml:space="preserve">" </w:instrText>
        </w:r>
        <w:r w:rsidR="00F47AE6">
          <w:rPr>
            <w:sz w:val="28"/>
            <w:szCs w:val="28"/>
          </w:rPr>
          <w:fldChar w:fldCharType="separate"/>
        </w:r>
        <w:r w:rsidR="00F47AE6" w:rsidRPr="009E1356">
          <w:rPr>
            <w:rStyle w:val="Hyperlink"/>
            <w:sz w:val="28"/>
            <w:szCs w:val="28"/>
          </w:rPr>
          <w:t>https://www.figma.com/design/MmcnODXl150nusM6KtCIHv/project__bela__vista?node-id=0-1&amp;node-type=canvas&amp;t=PHJfUwgHUi3PjGSZ-0</w:t>
        </w:r>
        <w:r w:rsidR="00F47AE6">
          <w:rPr>
            <w:sz w:val="28"/>
            <w:szCs w:val="28"/>
          </w:rPr>
          <w:fldChar w:fldCharType="end"/>
        </w:r>
        <w:r w:rsidR="00F47AE6">
          <w:rPr>
            <w:sz w:val="28"/>
            <w:szCs w:val="28"/>
          </w:rPr>
          <w:t>)</w:t>
        </w:r>
      </w:ins>
    </w:p>
    <w:p w14:paraId="1E5473B9" w14:textId="45F02C66" w:rsidR="00AD5E99" w:rsidRDefault="00AD5E99" w:rsidP="007F2EF3">
      <w:pPr>
        <w:jc w:val="both"/>
        <w:rPr>
          <w:ins w:id="146" w:author="Marcos Almeida" w:date="2024-11-05T15:58:00Z"/>
          <w:sz w:val="28"/>
          <w:szCs w:val="28"/>
        </w:rPr>
      </w:pPr>
      <w:ins w:id="147" w:author="Marcos Almeida" w:date="2024-11-05T15:54:00Z">
        <w:r w:rsidRPr="00AD5E99">
          <w:rPr>
            <w:sz w:val="28"/>
            <w:szCs w:val="28"/>
          </w:rPr>
          <w:drawing>
            <wp:inline distT="0" distB="0" distL="0" distR="0" wp14:anchorId="6B6BD7ED" wp14:editId="37626860">
              <wp:extent cx="5400040" cy="2729865"/>
              <wp:effectExtent l="0" t="0" r="0" b="0"/>
              <wp:docPr id="3" name="Imagem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72986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29E40FD6" w14:textId="6DB21EE0" w:rsidR="00F47AE6" w:rsidRDefault="00F47AE6" w:rsidP="007F2EF3">
      <w:pPr>
        <w:jc w:val="both"/>
        <w:rPr>
          <w:ins w:id="148" w:author="Marcos Almeida" w:date="2024-11-05T15:59:00Z"/>
          <w:sz w:val="28"/>
          <w:szCs w:val="28"/>
        </w:rPr>
      </w:pPr>
      <w:ins w:id="149" w:author="Marcos Almeida" w:date="2024-11-05T15:58:00Z">
        <w:r>
          <w:rPr>
            <w:sz w:val="28"/>
            <w:szCs w:val="28"/>
          </w:rPr>
          <w:lastRenderedPageBreak/>
          <w:t xml:space="preserve">- Sketch: é um software desenvolvido exclusivamente para </w:t>
        </w:r>
        <w:proofErr w:type="spellStart"/>
        <w:r>
          <w:rPr>
            <w:sz w:val="28"/>
            <w:szCs w:val="28"/>
          </w:rPr>
          <w:t>MacOS</w:t>
        </w:r>
        <w:proofErr w:type="spellEnd"/>
        <w:r>
          <w:rPr>
            <w:sz w:val="28"/>
            <w:szCs w:val="28"/>
          </w:rPr>
          <w:t xml:space="preserve"> de excelente de dese</w:t>
        </w:r>
      </w:ins>
      <w:ins w:id="150" w:author="Marcos Almeida" w:date="2024-11-05T15:59:00Z">
        <w:r>
          <w:rPr>
            <w:sz w:val="28"/>
            <w:szCs w:val="28"/>
          </w:rPr>
          <w:t xml:space="preserve">mpenho na criação de </w:t>
        </w:r>
        <w:proofErr w:type="spellStart"/>
        <w:r>
          <w:rPr>
            <w:sz w:val="28"/>
            <w:szCs w:val="28"/>
          </w:rPr>
          <w:t>mockups</w:t>
        </w:r>
        <w:proofErr w:type="spellEnd"/>
        <w:r>
          <w:rPr>
            <w:sz w:val="28"/>
            <w:szCs w:val="28"/>
          </w:rPr>
          <w:t>, o Sketch disponibiliza uma gama de recursos para isso.</w:t>
        </w:r>
      </w:ins>
      <w:ins w:id="151" w:author="Marcos Almeida" w:date="2024-11-05T16:00:00Z">
        <w:r>
          <w:rPr>
            <w:sz w:val="28"/>
            <w:szCs w:val="28"/>
          </w:rPr>
          <w:t xml:space="preserve"> (</w:t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HYPERLINK "</w:instrText>
        </w:r>
        <w:r w:rsidRPr="00F47AE6">
          <w:rPr>
            <w:sz w:val="28"/>
            <w:szCs w:val="28"/>
          </w:rPr>
          <w:instrText>https://www.sketch.com/</w:instrText>
        </w:r>
        <w:r>
          <w:rPr>
            <w:sz w:val="28"/>
            <w:szCs w:val="28"/>
          </w:rPr>
          <w:instrText xml:space="preserve">" </w:instrText>
        </w:r>
        <w:r>
          <w:rPr>
            <w:sz w:val="28"/>
            <w:szCs w:val="28"/>
          </w:rPr>
          <w:fldChar w:fldCharType="separate"/>
        </w:r>
        <w:r w:rsidRPr="009E1356">
          <w:rPr>
            <w:rStyle w:val="Hyperlink"/>
            <w:sz w:val="28"/>
            <w:szCs w:val="28"/>
          </w:rPr>
          <w:t>https://www.sketch.com/</w:t>
        </w:r>
        <w:r>
          <w:rPr>
            <w:sz w:val="28"/>
            <w:szCs w:val="28"/>
          </w:rPr>
          <w:fldChar w:fldCharType="end"/>
        </w:r>
        <w:r>
          <w:rPr>
            <w:sz w:val="28"/>
            <w:szCs w:val="28"/>
          </w:rPr>
          <w:t>)</w:t>
        </w:r>
      </w:ins>
    </w:p>
    <w:p w14:paraId="4073A649" w14:textId="1101058C" w:rsidR="00F47AE6" w:rsidRDefault="00F47AE6" w:rsidP="007F2EF3">
      <w:pPr>
        <w:jc w:val="both"/>
        <w:rPr>
          <w:ins w:id="152" w:author="Marcos Almeida" w:date="2024-11-05T15:59:00Z"/>
          <w:sz w:val="28"/>
          <w:szCs w:val="28"/>
        </w:rPr>
      </w:pPr>
      <w:ins w:id="153" w:author="Marcos Almeida" w:date="2024-11-05T15:59:00Z">
        <w:r w:rsidRPr="00F47AE6">
          <w:rPr>
            <w:sz w:val="28"/>
            <w:szCs w:val="28"/>
          </w:rPr>
          <w:drawing>
            <wp:inline distT="0" distB="0" distL="0" distR="0" wp14:anchorId="0D846E93" wp14:editId="11F8CDEF">
              <wp:extent cx="5400040" cy="2719705"/>
              <wp:effectExtent l="0" t="0" r="0" b="4445"/>
              <wp:docPr id="4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8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27197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F3E766B" w14:textId="65575C00" w:rsidR="00F47AE6" w:rsidRDefault="00F47AE6" w:rsidP="007F2EF3">
      <w:pPr>
        <w:jc w:val="both"/>
        <w:rPr>
          <w:ins w:id="154" w:author="Marcos Almeida" w:date="2024-11-05T16:00:00Z"/>
          <w:b/>
          <w:bCs/>
          <w:sz w:val="28"/>
          <w:szCs w:val="28"/>
        </w:rPr>
      </w:pPr>
      <w:ins w:id="155" w:author="Marcos Almeida" w:date="2024-11-05T15:59:00Z">
        <w:r>
          <w:rPr>
            <w:b/>
            <w:bCs/>
            <w:sz w:val="28"/>
            <w:szCs w:val="28"/>
          </w:rPr>
          <w:t xml:space="preserve">- </w:t>
        </w:r>
      </w:ins>
      <w:ins w:id="156" w:author="Marcos Almeida" w:date="2024-11-05T16:00:00Z">
        <w:r>
          <w:rPr>
            <w:b/>
            <w:bCs/>
            <w:sz w:val="28"/>
            <w:szCs w:val="28"/>
          </w:rPr>
          <w:t>Protótipo:</w:t>
        </w:r>
      </w:ins>
    </w:p>
    <w:p w14:paraId="63716A1A" w14:textId="27EFA9F2" w:rsidR="00F47AE6" w:rsidRPr="00F47AE6" w:rsidRDefault="00F47AE6" w:rsidP="007F2EF3">
      <w:pPr>
        <w:jc w:val="both"/>
        <w:rPr>
          <w:ins w:id="157" w:author="Marcos Almeida" w:date="2024-11-05T16:00:00Z"/>
          <w:sz w:val="28"/>
          <w:szCs w:val="28"/>
          <w:rPrChange w:id="158" w:author="Marcos Almeida" w:date="2024-11-05T16:00:00Z">
            <w:rPr>
              <w:ins w:id="159" w:author="Marcos Almeida" w:date="2024-11-05T16:00:00Z"/>
              <w:b/>
              <w:bCs/>
              <w:sz w:val="28"/>
              <w:szCs w:val="28"/>
            </w:rPr>
          </w:rPrChange>
        </w:rPr>
      </w:pPr>
      <w:ins w:id="160" w:author="Marcos Almeida" w:date="2024-11-05T16:00:00Z">
        <w:r>
          <w:rPr>
            <w:b/>
            <w:bCs/>
            <w:sz w:val="28"/>
            <w:szCs w:val="28"/>
          </w:rPr>
          <w:t xml:space="preserve">- </w:t>
        </w:r>
        <w:r>
          <w:rPr>
            <w:sz w:val="28"/>
            <w:szCs w:val="28"/>
          </w:rPr>
          <w:t>Proto.io</w:t>
        </w:r>
      </w:ins>
      <w:ins w:id="161" w:author="Marcos Almeida" w:date="2024-11-05T16:01:00Z">
        <w:r>
          <w:rPr>
            <w:sz w:val="28"/>
            <w:szCs w:val="28"/>
          </w:rPr>
          <w:t>: é um software com diversos recursos para desenvolvimento de protótipos com o visual do projeto final e possui versão de teste gratuita</w:t>
        </w:r>
      </w:ins>
      <w:ins w:id="162" w:author="Marcos Almeida" w:date="2024-11-05T16:02:00Z">
        <w:r>
          <w:rPr>
            <w:sz w:val="28"/>
            <w:szCs w:val="28"/>
          </w:rPr>
          <w:t xml:space="preserve"> com o plano mais barato de 24 dólares</w:t>
        </w:r>
      </w:ins>
      <w:ins w:id="163" w:author="Marcos Almeida" w:date="2024-11-05T16:01:00Z">
        <w:r>
          <w:rPr>
            <w:sz w:val="28"/>
            <w:szCs w:val="28"/>
          </w:rPr>
          <w:t>. (</w:t>
        </w:r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HYPERLINK "</w:instrText>
        </w:r>
        <w:r w:rsidRPr="00F47AE6">
          <w:rPr>
            <w:sz w:val="28"/>
            <w:szCs w:val="28"/>
          </w:rPr>
          <w:instrText>https://proto.io/</w:instrText>
        </w:r>
        <w:r>
          <w:rPr>
            <w:sz w:val="28"/>
            <w:szCs w:val="28"/>
          </w:rPr>
          <w:instrText xml:space="preserve">" </w:instrText>
        </w:r>
        <w:r>
          <w:rPr>
            <w:sz w:val="28"/>
            <w:szCs w:val="28"/>
          </w:rPr>
          <w:fldChar w:fldCharType="separate"/>
        </w:r>
        <w:r w:rsidRPr="009E1356">
          <w:rPr>
            <w:rStyle w:val="Hyperlink"/>
            <w:sz w:val="28"/>
            <w:szCs w:val="28"/>
          </w:rPr>
          <w:t>https://proto.io/</w:t>
        </w:r>
        <w:r>
          <w:rPr>
            <w:sz w:val="28"/>
            <w:szCs w:val="28"/>
          </w:rPr>
          <w:fldChar w:fldCharType="end"/>
        </w:r>
      </w:ins>
      <w:ins w:id="164" w:author="Marcos Almeida" w:date="2024-11-05T16:02:00Z">
        <w:r>
          <w:rPr>
            <w:sz w:val="28"/>
            <w:szCs w:val="28"/>
          </w:rPr>
          <w:t>)</w:t>
        </w:r>
      </w:ins>
    </w:p>
    <w:p w14:paraId="69B42EA7" w14:textId="7E4AE0A4" w:rsidR="00F47AE6" w:rsidRDefault="00F47AE6" w:rsidP="007F2EF3">
      <w:pPr>
        <w:jc w:val="both"/>
        <w:rPr>
          <w:ins w:id="165" w:author="Marcos Almeida" w:date="2024-11-05T16:02:00Z"/>
          <w:b/>
          <w:bCs/>
          <w:sz w:val="28"/>
          <w:szCs w:val="28"/>
        </w:rPr>
      </w:pPr>
      <w:ins w:id="166" w:author="Marcos Almeida" w:date="2024-11-05T16:02:00Z">
        <w:r w:rsidRPr="00F47AE6">
          <w:rPr>
            <w:b/>
            <w:bCs/>
            <w:sz w:val="28"/>
            <w:szCs w:val="28"/>
          </w:rPr>
          <w:drawing>
            <wp:inline distT="0" distB="0" distL="0" distR="0" wp14:anchorId="0BE9A1E5" wp14:editId="726DEDDB">
              <wp:extent cx="5400040" cy="3439795"/>
              <wp:effectExtent l="0" t="0" r="0" b="8255"/>
              <wp:docPr id="5" name="Imagem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4397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998FDF9" w14:textId="2CB4E24B" w:rsidR="00F47AE6" w:rsidRDefault="00F47AE6" w:rsidP="007F2EF3">
      <w:pPr>
        <w:jc w:val="both"/>
        <w:rPr>
          <w:ins w:id="167" w:author="Marcos Almeida" w:date="2024-11-05T16:06:00Z"/>
          <w:sz w:val="28"/>
          <w:szCs w:val="28"/>
        </w:rPr>
      </w:pPr>
      <w:ins w:id="168" w:author="Marcos Almeida" w:date="2024-11-05T16:02:00Z">
        <w:r>
          <w:rPr>
            <w:b/>
            <w:bCs/>
            <w:sz w:val="28"/>
            <w:szCs w:val="28"/>
          </w:rPr>
          <w:t xml:space="preserve">- </w:t>
        </w:r>
        <w:r>
          <w:rPr>
            <w:sz w:val="28"/>
            <w:szCs w:val="28"/>
          </w:rPr>
          <w:t xml:space="preserve">Adobe XD: </w:t>
        </w:r>
      </w:ins>
      <w:ins w:id="169" w:author="Marcos Almeida" w:date="2024-11-05T16:03:00Z">
        <w:r>
          <w:rPr>
            <w:sz w:val="28"/>
            <w:szCs w:val="28"/>
          </w:rPr>
          <w:t>é uma ferramenta colaborativa da adobe para a criação de UI/UX, como toda ferramenta adobe ela possui muitos recursos</w:t>
        </w:r>
      </w:ins>
      <w:ins w:id="170" w:author="Marcos Almeida" w:date="2024-11-05T16:04:00Z">
        <w:r>
          <w:rPr>
            <w:sz w:val="28"/>
            <w:szCs w:val="28"/>
          </w:rPr>
          <w:t xml:space="preserve"> e recursos </w:t>
        </w:r>
        <w:r>
          <w:rPr>
            <w:sz w:val="28"/>
            <w:szCs w:val="28"/>
          </w:rPr>
          <w:lastRenderedPageBreak/>
          <w:t>poderosos para a criação de protótipos, seu custo mensal é de R$43,00. (</w:t>
        </w:r>
      </w:ins>
      <w:ins w:id="171" w:author="Marcos Almeida" w:date="2024-11-05T16:05:00Z">
        <w:r>
          <w:rPr>
            <w:sz w:val="28"/>
            <w:szCs w:val="28"/>
          </w:rPr>
          <w:fldChar w:fldCharType="begin"/>
        </w:r>
        <w:r>
          <w:rPr>
            <w:sz w:val="28"/>
            <w:szCs w:val="28"/>
          </w:rPr>
          <w:instrText xml:space="preserve"> HYPERLINK "</w:instrText>
        </w:r>
        <w:r w:rsidRPr="00F47AE6">
          <w:rPr>
            <w:sz w:val="28"/>
            <w:szCs w:val="28"/>
          </w:rPr>
          <w:instrText>https://helpx.adobe.com/br/xd/get-started.html</w:instrText>
        </w:r>
        <w:r>
          <w:rPr>
            <w:sz w:val="28"/>
            <w:szCs w:val="28"/>
          </w:rPr>
          <w:instrText xml:space="preserve">" </w:instrText>
        </w:r>
        <w:r>
          <w:rPr>
            <w:sz w:val="28"/>
            <w:szCs w:val="28"/>
          </w:rPr>
          <w:fldChar w:fldCharType="separate"/>
        </w:r>
        <w:r w:rsidRPr="009E1356">
          <w:rPr>
            <w:rStyle w:val="Hyperlink"/>
            <w:sz w:val="28"/>
            <w:szCs w:val="28"/>
          </w:rPr>
          <w:t>https://helpx.adobe.com/br/xd/get-started.html</w:t>
        </w:r>
        <w:r>
          <w:rPr>
            <w:sz w:val="28"/>
            <w:szCs w:val="28"/>
          </w:rPr>
          <w:fldChar w:fldCharType="end"/>
        </w:r>
        <w:r>
          <w:rPr>
            <w:sz w:val="28"/>
            <w:szCs w:val="28"/>
          </w:rPr>
          <w:t>)</w:t>
        </w:r>
      </w:ins>
    </w:p>
    <w:p w14:paraId="325A1523" w14:textId="71C01DD3" w:rsidR="00F47AE6" w:rsidRPr="00F47AE6" w:rsidRDefault="00F47AE6" w:rsidP="007F2EF3">
      <w:pPr>
        <w:jc w:val="both"/>
        <w:rPr>
          <w:sz w:val="28"/>
          <w:szCs w:val="28"/>
          <w:rPrChange w:id="172" w:author="Marcos Almeida" w:date="2024-11-05T16:02:00Z">
            <w:rPr>
              <w:sz w:val="28"/>
              <w:szCs w:val="28"/>
            </w:rPr>
          </w:rPrChange>
        </w:rPr>
        <w:pPrChange w:id="173" w:author="Marcos Almeida" w:date="2024-11-05T15:29:00Z">
          <w:pPr/>
        </w:pPrChange>
      </w:pPr>
      <w:ins w:id="174" w:author="Marcos Almeida" w:date="2024-11-05T16:06:00Z">
        <w:r w:rsidRPr="00F47AE6">
          <w:rPr>
            <w:sz w:val="28"/>
            <w:szCs w:val="28"/>
          </w:rPr>
          <w:drawing>
            <wp:inline distT="0" distB="0" distL="0" distR="0" wp14:anchorId="72452574" wp14:editId="4C2AC3C7">
              <wp:extent cx="5400040" cy="3122295"/>
              <wp:effectExtent l="0" t="0" r="0" b="1905"/>
              <wp:docPr id="6" name="Imagem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00040" cy="31222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sectPr w:rsidR="00F47AE6" w:rsidRPr="00F47A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A7FDE"/>
    <w:multiLevelType w:val="hybridMultilevel"/>
    <w:tmpl w:val="1B726716"/>
    <w:lvl w:ilvl="0" w:tplc="BF3A93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C07613"/>
    <w:multiLevelType w:val="hybridMultilevel"/>
    <w:tmpl w:val="3BCE9AFA"/>
    <w:lvl w:ilvl="0" w:tplc="0BC60FC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Marcos Almeida">
    <w15:presenceInfo w15:providerId="Windows Live" w15:userId="090758f68bc92cd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3B7"/>
    <w:rsid w:val="00252ADF"/>
    <w:rsid w:val="007F2EF3"/>
    <w:rsid w:val="00874310"/>
    <w:rsid w:val="00AD5E99"/>
    <w:rsid w:val="00B8338A"/>
    <w:rsid w:val="00B943B7"/>
    <w:rsid w:val="00ED3FD3"/>
    <w:rsid w:val="00F4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965C80"/>
  <w15:chartTrackingRefBased/>
  <w15:docId w15:val="{BC68FDB1-8901-4279-871A-40C2BA27B1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B943B7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B943B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AD5E99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D5E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0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026775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7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276806">
                  <w:marLeft w:val="1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7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63823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89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68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03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05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350577">
                                  <w:marLeft w:val="-4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667</Words>
  <Characters>3606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Marcos Almeida</dc:creator>
  <cp:keywords/>
  <dc:description/>
  <cp:lastModifiedBy>Marcos Almeida</cp:lastModifiedBy>
  <cp:revision>1</cp:revision>
  <dcterms:created xsi:type="dcterms:W3CDTF">2024-11-05T18:07:00Z</dcterms:created>
  <dcterms:modified xsi:type="dcterms:W3CDTF">2024-11-05T19:35:00Z</dcterms:modified>
</cp:coreProperties>
</file>